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p14 w16se w16cid w16 w16cex w16sdtdh w16sdtfl">
  <w:body>
    <w:p xmlns:wp14="http://schemas.microsoft.com/office/word/2010/wordml" w:rsidP="6DF7F048" wp14:paraId="2C078E63" wp14:textId="1A752D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DF7F048" w:rsidR="1C4E027F">
        <w:rPr>
          <w:b w:val="1"/>
          <w:bCs w:val="1"/>
        </w:rPr>
        <w:t xml:space="preserve">Grammar </w:t>
      </w:r>
      <w:r w:rsidRPr="6DF7F048" w:rsidR="57338934">
        <w:rPr>
          <w:b w:val="1"/>
          <w:bCs w:val="1"/>
        </w:rPr>
        <w:t>assessment</w:t>
      </w:r>
    </w:p>
    <w:p w:rsidR="1C4E027F" w:rsidP="4A6F9B4B" w:rsidRDefault="1C4E027F" w14:paraId="75715ED2" w14:textId="1FCABCB6">
      <w:pPr>
        <w:rPr>
          <w:b w:val="1"/>
          <w:bCs w:val="1"/>
        </w:rPr>
      </w:pPr>
      <w:r w:rsidRPr="4A6F9B4B" w:rsidR="1C4E027F">
        <w:rPr>
          <w:b w:val="1"/>
          <w:bCs w:val="1"/>
        </w:rPr>
        <w:t xml:space="preserve">Read each sentence and try to </w:t>
      </w:r>
      <w:r w:rsidRPr="4A6F9B4B" w:rsidR="1C4E027F">
        <w:rPr>
          <w:b w:val="1"/>
          <w:bCs w:val="1"/>
        </w:rPr>
        <w:t>identify</w:t>
      </w:r>
      <w:r w:rsidRPr="4A6F9B4B" w:rsidR="1C4E027F">
        <w:rPr>
          <w:b w:val="1"/>
          <w:bCs w:val="1"/>
        </w:rPr>
        <w:t xml:space="preserve"> one mistake that needs correcting.</w:t>
      </w:r>
    </w:p>
    <w:p w:rsidR="1C4E027F" w:rsidP="6DF7F048" w:rsidRDefault="1C4E027F" w14:paraId="7152EAD5" w14:textId="35BA2426">
      <w:pPr>
        <w:pStyle w:val="Normal"/>
        <w:spacing w:before="240" w:beforeAutospacing="off" w:after="240" w:afterAutospacing="off"/>
        <w:rPr>
          <w:ins w:author="Jonathan Lecun" w:date="2026-03-11T18:15:25.27Z" w16du:dateUtc="2026-03-11T18:15:25.27Z" w:id="438705186"/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5AEAA8C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1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If I </w:t>
      </w:r>
      <w:del w:author="Jonathan Lecun" w:date="2026-03-11T18:14:54.86Z" w16du:dateUtc="2026-03-11T18:14:54.86Z" w:id="2050736683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would have</w:delText>
        </w:r>
      </w:del>
      <w:ins w:author="Jonathan Lecun" w:date="2026-03-11T18:15:00.213Z" w16du:dateUtc="2026-03-11T18:15:00.213Z" w:id="1927400525">
        <w:r w:rsidRPr="1D66C18A" w:rsidR="78713297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</w:t>
        </w:r>
      </w:ins>
      <w:ins w:author="Jonathan Lecun" w:date="2026-03-11T18:14:55.57Z" w16du:dateUtc="2026-03-11T18:14:55.57Z" w:id="1998556348">
        <w:r w:rsidRPr="1D66C18A" w:rsidR="78713297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had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known about the traffic, I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wouldn'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be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late now.</w:t>
      </w:r>
    </w:p>
    <w:p w:rsidR="52E18EE5" w:rsidP="1D66C18A" w:rsidRDefault="52E18EE5" w14:paraId="5D890214" w14:textId="5AA96201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ins w:author="Jonathan Lecun" w:date="2026-03-11T18:15:41.742Z" w16du:dateUtc="2026-03-11T18:15:41.742Z" w:id="1874936665">
        <w:r w:rsidRPr="1D66C18A" w:rsidR="52E18EE5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MIXED CONDITIONAL &gt; 3</w:t>
        </w:r>
        <w:r w:rsidRPr="1D66C18A" w:rsidR="52E18EE5">
          <w:rPr>
            <w:rFonts w:ascii="Aptos Display" w:hAnsi="Aptos Display" w:eastAsia="Aptos Display" w:cs="Aptos Display"/>
            <w:noProof w:val="0"/>
            <w:sz w:val="24"/>
            <w:szCs w:val="24"/>
            <w:vertAlign w:val="superscript"/>
            <w:lang w:val="en-US"/>
          </w:rPr>
          <w:t xml:space="preserve">rd + </w:t>
        </w:r>
      </w:ins>
      <w:ins w:author="Jonathan Lecun" w:date="2026-03-11T18:16:10.058Z" w16du:dateUtc="2026-03-11T18:16:10.058Z" w:id="1857830125">
        <w:r w:rsidRPr="1D66C18A" w:rsidR="52E18EE5">
          <w:rPr>
            <w:rFonts w:ascii="Aptos Display" w:hAnsi="Aptos Display" w:eastAsia="Aptos Display" w:cs="Aptos Display"/>
            <w:noProof w:val="0"/>
            <w:sz w:val="24"/>
            <w:szCs w:val="24"/>
            <w:vertAlign w:val="superscript"/>
            <w:lang w:val="en-US"/>
          </w:rPr>
          <w:t>2nd</w:t>
        </w:r>
      </w:ins>
    </w:p>
    <w:p w:rsidR="1C4E027F" w:rsidP="1D66C18A" w:rsidRDefault="1C4E027F" w14:paraId="53496AE5" w14:textId="62FEDFF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ins w:author="Jonathan Lecun" w:date="2026-03-11T18:17:22.283Z" w16du:dateUtc="2026-03-11T18:17:22.283Z" w:id="1963123379"/>
          <w:rFonts w:ascii="Aptos Display" w:hAnsi="Aptos Display" w:eastAsia="Aptos Display" w:cs="Aptos Display"/>
          <w:noProof w:val="0"/>
          <w:sz w:val="24"/>
          <w:szCs w:val="24"/>
          <w:lang w:val="en-US"/>
        </w:rPr>
        <w:pPrChange w:author="Jonathan Lecun" w:date="2026-03-11T18:17:18.457Z">
          <w:pPr>
            <w:pStyle w:val="Normal"/>
            <w:spacing w:before="240" w:beforeAutospacing="off" w:after="240" w:afterAutospacing="off"/>
          </w:pPr>
        </w:pPrChange>
      </w:pPr>
      <w:r w:rsidRPr="1D66C18A" w:rsidR="5AEAA8C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2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Not only </w:t>
      </w:r>
      <w:del w:author="Jonathan Lecun" w:date="2026-03-11T18:17:18.317Z" w16du:dateUtc="2026-03-11T18:17:18.317Z" w:id="1219116022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he was</w:delText>
        </w:r>
      </w:del>
      <w:ins w:author="Jonathan Lecun" w:date="2026-03-11T18:17:19.608Z" w16du:dateUtc="2026-03-11T18:17:19.608Z" w:id="910200831">
        <w:r w:rsidRPr="1D66C18A" w:rsidR="6BACD5D1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was he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late, but he also forgot his notebook.</w:t>
      </w:r>
    </w:p>
    <w:p w:rsidR="056DD228" w:rsidP="1D66C18A" w:rsidRDefault="056DD228" w14:paraId="24CCF653" w14:textId="076054A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ins w:author="Jonathan Lecun" w:date="2026-03-11T18:17:34.989Z" w16du:dateUtc="2026-03-11T18:17:34.989Z" w:id="437876013">
        <w:r w:rsidRPr="1D66C18A" w:rsidR="056DD228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NEGATIVE INVERSION</w:t>
        </w:r>
      </w:ins>
    </w:p>
    <w:p w:rsidR="0ABD3C10" w:rsidP="1D66C18A" w:rsidRDefault="0ABD3C10" w14:paraId="3F20840A" w14:textId="59E72DB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pPrChange w:author="Jonathan Lecun" w:date="2026-03-11T18:18:14.611Z">
          <w:pPr>
            <w:pStyle w:val="Normal"/>
            <w:spacing w:before="240" w:beforeAutospacing="off" w:after="240" w:afterAutospacing="off"/>
          </w:pPr>
        </w:pPrChange>
      </w:pPr>
      <w:r w:rsidRPr="1D66C18A" w:rsidR="0ABD3C10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3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painting is thought </w:t>
      </w:r>
      <w:del w:author="Jonathan Lecun" w:date="2026-03-11T18:18:14.525Z" w16du:dateUtc="2026-03-11T18:18:14.525Z" w:id="1166423172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that it is</w:delText>
        </w:r>
      </w:del>
      <w:ins w:author="Jonathan Lecun" w:date="2026-03-11T18:18:16.929Z" w16du:dateUtc="2026-03-11T18:18:16.929Z" w:id="97428142">
        <w:r w:rsidRPr="1D66C18A" w:rsidR="7EC84003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to be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 forgery by experts.</w:t>
      </w:r>
    </w:p>
    <w:p w:rsidR="1C4E027F" w:rsidP="1D66C18A" w:rsidRDefault="1C4E027F" w14:paraId="45F5AE10" w14:textId="36E8E2F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ins w:author="Jonathan Lecun" w:date="2026-03-11T18:19:02.314Z" w16du:dateUtc="2026-03-11T18:19:02.314Z" w:id="476319727"/>
          <w:rFonts w:ascii="Aptos Display" w:hAnsi="Aptos Display" w:eastAsia="Aptos Display" w:cs="Aptos Display"/>
          <w:noProof w:val="0"/>
          <w:sz w:val="24"/>
          <w:szCs w:val="24"/>
          <w:lang w:val="en-US"/>
        </w:rPr>
        <w:pPrChange w:author="Jonathan Lecun" w:date="2026-03-11T18:18:59.62Z">
          <w:pPr>
            <w:pStyle w:val="Normal"/>
            <w:spacing w:before="240" w:beforeAutospacing="off" w:after="240" w:afterAutospacing="off"/>
          </w:pPr>
        </w:pPrChange>
      </w:pPr>
      <w:r w:rsidRPr="1D66C18A" w:rsidR="26979C5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4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By this time next month, I will have </w:t>
      </w:r>
      <w:del w:author="Jonathan Lecun" w:date="2026-03-11T18:18:59.526Z" w16du:dateUtc="2026-03-11T18:18:59.526Z" w:id="1856506660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being</w:delText>
        </w:r>
      </w:del>
      <w:ins w:author="Jonathan Lecun" w:date="2026-03-11T18:18:59.988Z" w16du:dateUtc="2026-03-11T18:18:59.988Z" w:id="897337096">
        <w:r w:rsidRPr="1D66C18A" w:rsidR="1E705E57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bee</w:t>
        </w:r>
      </w:ins>
      <w:ins w:author="Jonathan Lecun" w:date="2026-03-11T18:19:00.101Z" w16du:dateUtc="2026-03-11T18:19:00.101Z" w:id="167348073">
        <w:r w:rsidRPr="1D66C18A" w:rsidR="1E705E57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n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working here for ten years.</w:t>
      </w:r>
    </w:p>
    <w:p w:rsidR="59D7355E" w:rsidP="1D66C18A" w:rsidRDefault="59D7355E" w14:paraId="5357417D" w14:textId="08FC095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ins w:author="Jonathan Lecun" w:date="2026-03-11T18:19:13.659Z" w16du:dateUtc="2026-03-11T18:19:13.659Z" w:id="575087036">
        <w:r w:rsidRPr="1D66C18A" w:rsidR="59D7355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FUTURE PERFECT CONTINUOUS</w:t>
        </w:r>
      </w:ins>
    </w:p>
    <w:p w:rsidR="1C4E027F" w:rsidP="6DF7F048" w:rsidRDefault="1C4E027F" w14:paraId="411CA69C" w14:textId="12D48A26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1A864C8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5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thing </w:t>
      </w:r>
      <w:del w:author="Jonathan Lecun" w:date="2026-03-11T18:20:06.774Z" w16du:dateUtc="2026-03-11T18:20:06.774Z" w:id="1099064183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what</w:delText>
        </w:r>
      </w:del>
      <w:ins w:author="Jonathan Lecun" w:date="2026-03-11T18:20:09.998Z" w16du:dateUtc="2026-03-11T18:20:09.998Z" w:id="827596681">
        <w:r w:rsidRPr="1D66C18A" w:rsidR="45A4876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that/which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 found most difficult was the listening exam.</w:t>
      </w:r>
      <w:ins w:author="Jonathan Lecun" w:date="2026-03-11T18:19:37.908Z" w16du:dateUtc="2026-03-11T18:19:37.908Z" w:id="750650480">
        <w:r w:rsidRPr="1D66C18A" w:rsidR="59C44BE3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</w:t>
        </w:r>
      </w:ins>
    </w:p>
    <w:p w:rsidR="1C4E027F" w:rsidP="1D66C18A" w:rsidRDefault="1C4E027F" w14:paraId="09F06B43" w14:textId="12F9BC6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pPrChange w:author="Jonathan Lecun" w:date="2026-03-11T18:21:49.558Z">
          <w:pPr>
            <w:pStyle w:val="Normal"/>
            <w:spacing w:before="240" w:beforeAutospacing="off" w:after="240" w:afterAutospacing="off"/>
          </w:pPr>
        </w:pPrChange>
      </w:pPr>
      <w:r w:rsidRPr="1D66C18A" w:rsidR="1A864C8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6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He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can’t have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del w:author="Jonathan Lecun" w:date="2026-03-11T18:21:49.37Z" w16du:dateUtc="2026-03-11T18:21:49.37Z" w:id="1303763318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steal</w:delText>
        </w:r>
      </w:del>
      <w:ins w:author="Jonathan Lecun" w:date="2026-03-11T18:21:50.073Z" w16du:dateUtc="2026-03-11T18:21:50.073Z" w:id="1749042980">
        <w:r w:rsidRPr="1D66C18A" w:rsidR="197983C7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stolen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 car because he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doesn't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have a license.</w:t>
      </w:r>
    </w:p>
    <w:p w:rsidR="595D459C" w:rsidP="1D66C18A" w:rsidRDefault="595D459C" w14:paraId="61493AD7" w14:textId="7C142535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  <w:rPr>
          <w:ins w:author="Jonathan Lecun" w:date="2026-03-11T18:22:48.215Z" w16du:dateUtc="2026-03-11T18:22:48.215Z" w:id="1075856490"/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6F2081F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7 </w:t>
      </w:r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</w:t>
      </w:r>
      <w:del w:author="Jonathan Lecun" w:date="2026-03-11T18:22:41.086Z" w16du:dateUtc="2026-03-11T18:22:41.086Z" w:id="2110186505">
        <w:r w:rsidRPr="1D66C18A" w:rsidDel="4A456763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number</w:delText>
        </w:r>
      </w:del>
      <w:ins w:author="Jonathan Lecun" w:date="2026-03-11T18:22:42.591Z" w16du:dateUtc="2026-03-11T18:22:42.591Z" w:id="560354926">
        <w:r w:rsidRPr="1D66C18A" w:rsidR="2986C42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a</w:t>
        </w:r>
        <w:r w:rsidRPr="1D66C18A" w:rsidR="2986C42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mount</w:t>
        </w:r>
      </w:ins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of</w:t>
      </w:r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rainfall</w:t>
      </w:r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this month is three times higher than </w:t>
      </w:r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average</w:t>
      </w:r>
      <w:r w:rsidRPr="1D66C18A" w:rsidR="4A45676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5C68AD10" w:rsidP="1D66C18A" w:rsidRDefault="5C68AD10" w14:paraId="08DB4D99" w14:textId="5061F26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ins w:author="Jonathan Lecun" w:date="2026-03-11T18:22:59.649Z" w16du:dateUtc="2026-03-11T18:22:59.649Z" w:id="843247572">
        <w:r w:rsidRPr="1D66C18A" w:rsidR="5C68AD10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NUMBER + COUNTABLE</w:t>
        </w:r>
        <w:r>
          <w:br/>
        </w:r>
        <w:r w:rsidRPr="1D66C18A" w:rsidR="4A42E774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AMOUNT + </w:t>
        </w:r>
      </w:ins>
      <w:ins w:author="Jonathan Lecun" w:date="2026-03-11T18:23:02.106Z" w16du:dateUtc="2026-03-11T18:23:02.106Z" w:id="1550225834">
        <w:r w:rsidRPr="1D66C18A" w:rsidR="4A42E774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UNCOUNTABLE</w:t>
        </w:r>
      </w:ins>
    </w:p>
    <w:p w:rsidR="1C4E027F" w:rsidP="6DF7F048" w:rsidRDefault="1C4E027F" w14:paraId="7D58DAF8" w14:textId="1CE4734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0650709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8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Despite</w:t>
      </w:r>
      <w:del w:author="Jonathan Lecun" w:date="2026-03-11T18:23:18.629Z" w16du:dateUtc="2026-03-11T18:23:18.629Z" w:id="900707904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 xml:space="preserve"> of</w:delText>
        </w:r>
      </w:del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 heavy rain, the match continued.</w:t>
      </w:r>
    </w:p>
    <w:p w:rsidR="1C4E027F" w:rsidP="6DF7F048" w:rsidRDefault="1C4E027F" w14:paraId="35204C80" w14:textId="0CC320B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1F556BB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9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remember</w:t>
      </w:r>
      <w:ins w:author="Jonathan Lecun" w:date="2026-03-11T18:23:55.332Z" w16du:dateUtc="2026-03-11T18:23:55.332Z" w:id="907190618">
        <w:r w:rsidRPr="1D66C18A" w:rsidR="631CC4C9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(ed)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to lock</w:t>
      </w:r>
      <w:ins w:author="Jonathan Lecun" w:date="2026-03-11T18:23:59.398Z" w16du:dateUtc="2026-03-11T18:23:59.398Z" w:id="2056168365">
        <w:r w:rsidRPr="1D66C18A" w:rsidR="2F6AF17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/</w:t>
        </w:r>
      </w:ins>
      <w:ins w:author="Jonathan Lecun" w:date="2026-03-11T18:24:02.984Z" w16du:dateUtc="2026-03-11T18:24:02.984Z" w:id="185495298">
        <w:r w:rsidRPr="1D66C18A" w:rsidR="2F6AF17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</w:t>
        </w:r>
      </w:ins>
      <w:ins w:author="Jonathan Lecun" w:date="2026-03-11T18:23:59.398Z" w16du:dateUtc="2026-03-11T18:23:59.398Z" w:id="316573822">
        <w:r w:rsidRPr="1D66C18A" w:rsidR="2F6AF17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2 </w:t>
        </w:r>
      </w:ins>
      <w:ins w:author="Jonathan Lecun" w:date="2026-03-11T18:24:00.808Z" w16du:dateUtc="2026-03-11T18:24:00.808Z" w:id="1690266591">
        <w:r w:rsidRPr="1D66C18A" w:rsidR="2F6AF17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locking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 door before I left the house.</w:t>
      </w:r>
    </w:p>
    <w:p w:rsidR="1C4E027F" w:rsidP="1D66C18A" w:rsidRDefault="1C4E027F" w14:paraId="0B3ACEB9" w14:textId="50F4068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pPrChange w:author="Jonathan Lecun" w:date="2026-03-11T18:24:23.309Z">
          <w:pPr>
            <w:pStyle w:val="Normal"/>
            <w:spacing w:before="240" w:beforeAutospacing="off" w:after="240" w:afterAutospacing="off"/>
          </w:pPr>
        </w:pPrChange>
      </w:pPr>
      <w:r w:rsidRPr="1D66C18A" w:rsidR="50A5F891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10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You can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choose </w:t>
      </w:r>
      <w:del w:author="Jonathan Lecun" w:date="2026-03-11T18:24:23.262Z" w16du:dateUtc="2026-03-11T18:24:23.262Z" w:id="513183388">
        <w:r w:rsidRPr="1D66C18A" w:rsidDel="0116D0B9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how</w:delText>
        </w:r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ever</w:delText>
        </w:r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 xml:space="preserve"> </w:delText>
        </w:r>
      </w:del>
      <w:ins w:author="Jonathan Lecun" w:date="2026-03-11T18:24:24.585Z" w16du:dateUtc="2026-03-11T18:24:24.585Z" w:id="333169686">
        <w:r w:rsidRPr="1D66C18A" w:rsidR="622D272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>whichever</w:t>
        </w:r>
        <w:r w:rsidRPr="1D66C18A" w:rsidR="622D272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of these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books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want.</w:t>
      </w:r>
    </w:p>
    <w:p w:rsidR="21B45405" w:rsidP="1D66C18A" w:rsidRDefault="21B45405" w14:paraId="7D3BCAF1" w14:textId="70C86EB4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21B4540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11 </w:t>
      </w:r>
      <w:r w:rsidRPr="1D66C18A" w:rsidR="4519ECA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No sooner </w:t>
      </w:r>
      <w:del w:author="Jonathan Lecun" w:date="2026-03-11T18:25:04.521Z" w16du:dateUtc="2026-03-11T18:25:04.521Z" w:id="918391351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>I had</w:delText>
        </w:r>
      </w:del>
      <w:ins w:author="Jonathan Lecun" w:date="2026-03-11T18:25:05.299Z" w16du:dateUtc="2026-03-11T18:25:05.299Z" w:id="629395550">
        <w:r w:rsidRPr="1D66C18A" w:rsidR="1BA7AF01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had </w:t>
        </w:r>
        <w:r w:rsidRPr="1D66C18A" w:rsidR="1BA7AF01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I 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arrived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1D66C18A" w:rsidR="2171705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than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meeting started.</w:t>
      </w:r>
    </w:p>
    <w:p w:rsidR="1C4E027F" w:rsidP="1D66C18A" w:rsidRDefault="1C4E027F" w14:paraId="74B55F2D" w14:textId="1DCCBC4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pPrChange w:author="Jonathan Lecun" w:date="2026-03-11T18:25:25.305Z">
          <w:pPr>
            <w:pStyle w:val="Normal"/>
            <w:spacing w:before="240" w:beforeAutospacing="off" w:after="240" w:afterAutospacing="off"/>
          </w:pPr>
        </w:pPrChange>
      </w:pPr>
      <w:r w:rsidRPr="1D66C18A" w:rsidR="4C0DA09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12</w:t>
      </w:r>
      <w:r w:rsidRPr="1D66C18A" w:rsidR="4C0DA09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Give</w:t>
      </w:r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 prize to </w:t>
      </w:r>
      <w:del w:author="Jonathan Lecun" w:date="2026-03-11T18:25:25.21Z" w16du:dateUtc="2026-03-11T18:25:25.21Z" w:id="763362987">
        <w:r w:rsidRPr="1D66C18A" w:rsidDel="5264C5DE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delText xml:space="preserve">whomever </w:delText>
        </w:r>
      </w:del>
      <w:ins w:author="Jonathan Lecun" w:date="2026-03-11T18:25:26.626Z" w16du:dateUtc="2026-03-11T18:25:26.626Z" w:id="578511553">
        <w:r w:rsidRPr="1D66C18A" w:rsidR="2B638DA8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whoever </w:t>
        </w:r>
      </w:ins>
      <w:r w:rsidRPr="1D66C18A" w:rsidR="5264C5D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finishes the race first.</w:t>
      </w:r>
    </w:p>
    <w:p w:rsidR="4A6F9B4B" w:rsidP="4A6F9B4B" w:rsidRDefault="4A6F9B4B" w14:paraId="44D9292C" w14:textId="77E67B32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A6F9B4B" w:rsidRDefault="4A6F9B4B" w14:paraId="2B338C59" w14:textId="293E55C0">
      <w:r>
        <w:br w:type="page"/>
      </w:r>
    </w:p>
    <w:p w:rsidR="6C30F001" w:rsidP="4A6F9B4B" w:rsidRDefault="6C30F001" w14:paraId="13AD0C13" w14:textId="3DA73E3A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6C30F00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Linking words 1</w:t>
      </w:r>
    </w:p>
    <w:p w:rsidR="6C888415" w:rsidP="4A6F9B4B" w:rsidRDefault="6C888415" w14:paraId="76677714" w14:textId="52B390B4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6C88841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ADDITION LINKING WORDS</w:t>
      </w:r>
    </w:p>
    <w:p w:rsidR="6C30F001" w:rsidP="4A6F9B4B" w:rsidRDefault="6C30F001" w14:paraId="1C646AE1" w14:textId="182AF92F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6C30F00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In addition, </w:t>
      </w:r>
      <w:r w:rsidRPr="4A6F9B4B" w:rsidR="6C30F00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furthermore</w:t>
      </w:r>
      <w:r w:rsidRPr="4A6F9B4B" w:rsidR="6C30F00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and moreover</w:t>
      </w:r>
    </w:p>
    <w:p w:rsidR="176CCC36" w:rsidP="4A6F9B4B" w:rsidRDefault="176CCC36" w14:paraId="10455E1D" w14:textId="392F5DA3">
      <w:pPr>
        <w:pStyle w:val="Normal"/>
        <w:spacing w:before="240" w:beforeAutospacing="off" w:after="240" w:afterAutospacing="off"/>
        <w:ind w:left="0"/>
      </w:pPr>
      <w:r w:rsidRPr="4A6F9B4B" w:rsidR="176CCC3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We use these words to add extra information that supports or continues a previous idea.</w:t>
      </w:r>
    </w:p>
    <w:p w:rsidR="59037BD9" w:rsidP="4A6F9B4B" w:rsidRDefault="59037BD9" w14:paraId="423A7281" w14:textId="570F980A">
      <w:pPr>
        <w:pStyle w:val="Normal"/>
        <w:spacing w:before="240" w:beforeAutospacing="off" w:after="240" w:afterAutospacing="off"/>
        <w:ind w:left="0"/>
        <w:rPr>
          <w:ins w:author="Jonathan Lecun" w:date="2026-03-11T18:32:50.562Z" w16du:dateUtc="2026-03-11T18:32:50.562Z" w:id="1282708063"/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20EDCD4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happened today on March 11</w:t>
      </w:r>
      <w:r w:rsidRPr="1D66C18A" w:rsidR="20EDCD49">
        <w:rPr>
          <w:rFonts w:ascii="Aptos Display" w:hAnsi="Aptos Display" w:eastAsia="Aptos Display" w:cs="Aptos Display"/>
          <w:noProof w:val="0"/>
          <w:sz w:val="24"/>
          <w:szCs w:val="24"/>
          <w:vertAlign w:val="superscript"/>
          <w:lang w:val="en-US"/>
        </w:rPr>
        <w:t>th</w:t>
      </w:r>
      <w:r w:rsidRPr="1D66C18A" w:rsidR="20EDCD4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2011</w:t>
      </w:r>
      <w:r w:rsidRPr="1D66C18A" w:rsidR="20EDCD4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?</w:t>
      </w:r>
      <w:ins w:author="Jonathan Lecun" w:date="2026-03-11T18:39:53.864Z" w16du:dateUtc="2026-03-11T18:39:53.864Z" w:id="983005028">
        <w:r w:rsidRPr="1D66C18A" w:rsidR="164B66FC">
          <w:rPr>
            <w:rFonts w:ascii="Aptos Display" w:hAnsi="Aptos Display" w:eastAsia="Aptos Display" w:cs="Aptos Display"/>
            <w:noProof w:val="0"/>
            <w:sz w:val="24"/>
            <w:szCs w:val="24"/>
            <w:lang w:val="en-US"/>
          </w:rPr>
          <w:t xml:space="preserve"> </w:t>
        </w:r>
      </w:ins>
    </w:p>
    <w:p w:rsidR="1D66C18A" w:rsidP="1D66C18A" w:rsidRDefault="1D66C18A" w14:paraId="7C50C5E3" w14:textId="7455075A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59037BD9" w:rsidP="4A6F9B4B" w:rsidRDefault="59037BD9" w14:paraId="4189190F" w14:textId="341758CC">
      <w:pPr>
        <w:pStyle w:val="Normal"/>
        <w:spacing w:before="240" w:beforeAutospacing="off" w:after="240" w:afterAutospacing="off"/>
        <w:ind w:left="0"/>
      </w:pPr>
      <w:r w:rsidR="59037BD9">
        <w:drawing>
          <wp:inline wp14:editId="47CE1B3D" wp14:anchorId="7DF55997">
            <wp:extent cx="5943600" cy="3962400"/>
            <wp:effectExtent l="0" t="0" r="0" b="0"/>
            <wp:docPr id="1312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8755" name="Picture 13128755"/>
                    <pic:cNvPicPr/>
                  </pic:nvPicPr>
                  <pic:blipFill>
                    <a:blip xmlns:r="http://schemas.openxmlformats.org/officeDocument/2006/relationships" r:embed="rId1020987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F9B4B" w:rsidP="4A6F9B4B" w:rsidRDefault="4A6F9B4B" w14:paraId="6F5EB986" w14:textId="523C36A3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A6F9B4B" w:rsidP="4A6F9B4B" w:rsidRDefault="4A6F9B4B" w14:paraId="349E911F" w14:textId="76C35B4C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</w:p>
    <w:p w:rsidR="4A6F9B4B" w:rsidRDefault="4A6F9B4B" w14:paraId="620376BF" w14:textId="56C08EC1">
      <w:r>
        <w:br w:type="page"/>
      </w:r>
    </w:p>
    <w:p w:rsidR="13CCD2D6" w:rsidP="4A6F9B4B" w:rsidRDefault="13CCD2D6" w14:paraId="3DDE734B" w14:textId="1C47F512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13CCD2D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In addition, furthermore and moreover  </w:t>
      </w:r>
      <w:r w:rsidRPr="4A6F9B4B" w:rsidR="11CA877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6C30F001" w:rsidP="4A6F9B4B" w:rsidRDefault="6C30F001" w14:paraId="62F9DBA2" w14:textId="0739348D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6C30F00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Three examples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A6F9B4B" w:rsidTr="1D66C18A" w14:paraId="08ED4143">
        <w:trPr>
          <w:trHeight w:val="300"/>
        </w:trPr>
        <w:tc>
          <w:tcPr>
            <w:tcW w:w="4680" w:type="dxa"/>
            <w:tcMar/>
          </w:tcPr>
          <w:p w:rsidR="0C3B7A50" w:rsidP="4A6F9B4B" w:rsidRDefault="0C3B7A50" w14:paraId="282F5770" w14:textId="5A87E5C6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1 The tsunami that struck Japan on March 11th, </w:t>
            </w: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2011</w:t>
            </w: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knocked out the power supply at the Fukushima Daiichi nuclear plant.</w:t>
            </w:r>
            <w:ins w:author="Jonathan Lecun" w:date="2026-03-11T18:47:53.931Z" w16du:dateUtc="2026-03-11T18:47:53.931Z" w:id="734361669">
              <w:r w:rsidRPr="1D66C18A" w:rsidR="11E3C30B">
                <w:rPr>
                  <w:rFonts w:ascii="Aptos Display" w:hAnsi="Aptos Display" w:eastAsia="Aptos Display" w:cs="Aptos Display"/>
                  <w:noProof w:val="0"/>
                  <w:sz w:val="24"/>
                  <w:szCs w:val="24"/>
                  <w:lang w:val="en-US"/>
                </w:rPr>
                <w:t xml:space="preserve"> &gt; C</w:t>
              </w:r>
            </w:ins>
          </w:p>
        </w:tc>
        <w:tc>
          <w:tcPr>
            <w:tcW w:w="4680" w:type="dxa"/>
            <w:tcMar/>
          </w:tcPr>
          <w:p w:rsidR="0C3B7A50" w:rsidP="4A6F9B4B" w:rsidRDefault="0C3B7A50" w14:paraId="6BF7B548" w14:textId="4A63C034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4A6F9B4B" w:rsidR="0C3B7A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A</w:t>
            </w:r>
            <w:r w:rsidRPr="4A6F9B4B" w:rsidR="0C3B7A50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</w:t>
            </w:r>
            <w:r w:rsidRPr="4A6F9B4B" w:rsidR="0C3B7A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Furthermore</w:t>
            </w:r>
            <w:r w:rsidRPr="4A6F9B4B" w:rsidR="0C3B7A50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, many towns in the area remained largely empty for years because residents were unable to return.</w:t>
            </w:r>
          </w:p>
        </w:tc>
      </w:tr>
      <w:tr w:rsidR="4A6F9B4B" w:rsidTr="1D66C18A" w14:paraId="4B346828">
        <w:trPr>
          <w:trHeight w:val="300"/>
        </w:trPr>
        <w:tc>
          <w:tcPr>
            <w:tcW w:w="4680" w:type="dxa"/>
            <w:tcMar/>
          </w:tcPr>
          <w:p w:rsidR="0C3B7A50" w:rsidP="4A6F9B4B" w:rsidRDefault="0C3B7A50" w14:paraId="4B42DA91" w14:textId="0DA8F8D4">
            <w:pPr>
              <w:pStyle w:val="Normal"/>
            </w:pP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2 Following the disaster, the Japanese government ordered a large-scale evacuation of people living near the power plant</w:t>
            </w:r>
            <w:ins w:author="Jonathan Lecun" w:date="2026-03-11T18:48:23.071Z" w16du:dateUtc="2026-03-11T18:48:23.071Z" w:id="771435529">
              <w:r w:rsidRPr="1D66C18A" w:rsidR="39399E2F">
                <w:rPr>
                  <w:rFonts w:ascii="Aptos Display" w:hAnsi="Aptos Display" w:eastAsia="Aptos Display" w:cs="Aptos Display"/>
                  <w:noProof w:val="0"/>
                  <w:sz w:val="24"/>
                  <w:szCs w:val="24"/>
                  <w:lang w:val="en-US"/>
                </w:rPr>
                <w:t>. &gt; A</w:t>
              </w:r>
            </w:ins>
          </w:p>
        </w:tc>
        <w:tc>
          <w:tcPr>
            <w:tcW w:w="4680" w:type="dxa"/>
            <w:tcMar/>
          </w:tcPr>
          <w:p w:rsidR="0C3B7A50" w:rsidP="4A6F9B4B" w:rsidRDefault="0C3B7A50" w14:paraId="2A3E9A20" w14:textId="4FBB0942">
            <w:pPr>
              <w:pStyle w:val="Normal"/>
            </w:pPr>
            <w:r w:rsidRPr="4A6F9B4B" w:rsidR="0C3B7A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B</w:t>
            </w:r>
            <w:r w:rsidRPr="4A6F9B4B" w:rsidR="0C3B7A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In addition</w:t>
            </w:r>
            <w:r w:rsidRPr="4A6F9B4B" w:rsidR="0C3B7A50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, powerful explosions destroyed the roofs and walls of some of the reactor units.</w:t>
            </w:r>
          </w:p>
        </w:tc>
      </w:tr>
      <w:tr w:rsidR="4A6F9B4B" w:rsidTr="1D66C18A" w14:paraId="091DE28F">
        <w:trPr>
          <w:trHeight w:val="300"/>
        </w:trPr>
        <w:tc>
          <w:tcPr>
            <w:tcW w:w="4680" w:type="dxa"/>
            <w:tcMar/>
          </w:tcPr>
          <w:p w:rsidR="0C3B7A50" w:rsidP="1D66C18A" w:rsidRDefault="0C3B7A50" w14:paraId="7B85473E" w14:textId="38EE2481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3 Hydrogen gas </w:t>
            </w: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built up</w:t>
            </w:r>
            <w:r w:rsidRPr="1D66C18A" w:rsidR="1817E0AE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inside several reactor buildings after the cooling systems failed.</w:t>
            </w:r>
            <w:ins w:author="Jonathan Lecun" w:date="2026-03-11T18:49:08.386Z" w16du:dateUtc="2026-03-11T18:49:08.386Z" w:id="88478985">
              <w:r w:rsidRPr="1D66C18A" w:rsidR="4D35981A">
                <w:rPr>
                  <w:rFonts w:ascii="Aptos Display" w:hAnsi="Aptos Display" w:eastAsia="Aptos Display" w:cs="Aptos Display"/>
                  <w:noProof w:val="0"/>
                  <w:sz w:val="24"/>
                  <w:szCs w:val="24"/>
                  <w:lang w:val="en-US"/>
                </w:rPr>
                <w:t xml:space="preserve"> &gt; B</w:t>
              </w:r>
            </w:ins>
          </w:p>
        </w:tc>
        <w:tc>
          <w:tcPr>
            <w:tcW w:w="4680" w:type="dxa"/>
            <w:tcMar/>
          </w:tcPr>
          <w:p w:rsidR="0C3B7A50" w:rsidP="4A6F9B4B" w:rsidRDefault="0C3B7A50" w14:paraId="782594B2" w14:textId="70FD7032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4A6F9B4B" w:rsidR="0C3B7A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C </w:t>
            </w:r>
            <w:r w:rsidRPr="4A6F9B4B" w:rsidR="0C3B7A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Moreover</w:t>
            </w:r>
            <w:r w:rsidRPr="4A6F9B4B" w:rsidR="0C3B7A50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, the failure of the cooling systems caused several nuclear reactors to overheat and melt down.</w:t>
            </w:r>
          </w:p>
        </w:tc>
      </w:tr>
    </w:tbl>
    <w:p w:rsidR="4A6F9B4B" w:rsidP="4A6F9B4B" w:rsidRDefault="4A6F9B4B" w14:paraId="3518A783" w14:textId="3569B0B6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</w:p>
    <w:p w:rsidR="0C3B7A50" w:rsidP="4A6F9B4B" w:rsidRDefault="0C3B7A50" w14:paraId="2CC54D09" w14:textId="300AC58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1817E0A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Moreover </w:t>
      </w:r>
      <w:r>
        <w:br/>
      </w:r>
      <w:r w:rsidRPr="1D66C18A" w:rsidR="1817E0A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1 C</w:t>
      </w:r>
      <w:r>
        <w:br/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 tsunami that struck Japan on March 11th, 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2011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knocked out the power supply at the Fukushima Daiichi nuclear plant. 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highlight w:val="yellow"/>
          <w:lang w:val="en-US"/>
        </w:rPr>
        <w:t>Moreover, the failure of the cooling systems caused several nuclear reactors to overheat and melt down.</w:t>
      </w:r>
    </w:p>
    <w:p w:rsidR="0C3B7A50" w:rsidP="4A6F9B4B" w:rsidRDefault="0C3B7A50" w14:paraId="47AD834C" w14:textId="26C4BB6D">
      <w:pPr>
        <w:pStyle w:val="Normal"/>
        <w:spacing w:before="240" w:beforeAutospacing="off" w:after="240" w:afterAutospacing="off"/>
      </w:pPr>
      <w:r w:rsidRPr="1D66C18A" w:rsidR="1817E0A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Furthermore</w:t>
      </w:r>
      <w:r>
        <w:br/>
      </w:r>
      <w:r w:rsidRPr="1D66C18A" w:rsidR="1817E0A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2 A</w:t>
      </w:r>
      <w:r>
        <w:br/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Following the disaster, the Japanese government ordered a large-scale evacuation of people living near the power plant. 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highlight w:val="yellow"/>
          <w:lang w:val="en-US"/>
        </w:rPr>
        <w:t xml:space="preserve">Furthermore, many towns in the area remained 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highlight w:val="yellow"/>
          <w:lang w:val="en-US"/>
        </w:rPr>
        <w:t>largely empty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highlight w:val="yellow"/>
          <w:lang w:val="en-US"/>
        </w:rPr>
        <w:t xml:space="preserve"> for years because residents were unable to return.</w:t>
      </w:r>
    </w:p>
    <w:p w:rsidR="0C3B7A50" w:rsidP="4A6F9B4B" w:rsidRDefault="0C3B7A50" w14:paraId="2147A2A8" w14:textId="4453E3A4">
      <w:pPr>
        <w:pStyle w:val="Normal"/>
        <w:spacing w:before="240" w:beforeAutospacing="off" w:after="240" w:afterAutospacing="off"/>
      </w:pPr>
      <w:r w:rsidRPr="1D66C18A" w:rsidR="1817E0A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In addition</w:t>
      </w:r>
      <w:r>
        <w:br/>
      </w:r>
      <w:r w:rsidRPr="1D66C18A" w:rsidR="1817E0A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3 B</w:t>
      </w:r>
      <w:r>
        <w:br/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Hydrogen gas built up inside several reactor buildings after the cooling systems failed. </w:t>
      </w:r>
      <w:r w:rsidRPr="1D66C18A" w:rsidR="1817E0AE">
        <w:rPr>
          <w:rFonts w:ascii="Aptos Display" w:hAnsi="Aptos Display" w:eastAsia="Aptos Display" w:cs="Aptos Display"/>
          <w:noProof w:val="0"/>
          <w:sz w:val="24"/>
          <w:szCs w:val="24"/>
          <w:highlight w:val="yellow"/>
          <w:lang w:val="en-US"/>
        </w:rPr>
        <w:t>In addition, powerful explosions destroyed the roofs and walls of some of the reactor units.</w:t>
      </w:r>
    </w:p>
    <w:p w:rsidR="4A6F9B4B" w:rsidRDefault="4A6F9B4B" w14:paraId="3A18BC4C" w14:textId="7F3753CC">
      <w:r>
        <w:br w:type="page"/>
      </w:r>
    </w:p>
    <w:p w:rsidR="164C01ED" w:rsidP="4A6F9B4B" w:rsidRDefault="164C01ED" w14:paraId="060F0524" w14:textId="3795BD8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164C01ED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PRACTICE</w:t>
      </w:r>
    </w:p>
    <w:p w:rsidR="178CC369" w:rsidP="4A6F9B4B" w:rsidRDefault="178CC369" w14:paraId="0A297E2E" w14:textId="7B635A21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178CC369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Try to add a second sentence to </w:t>
      </w:r>
      <w:r w:rsidRPr="4A6F9B4B" w:rsidR="178CC369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th</w:t>
      </w:r>
      <w:r w:rsidRPr="4A6F9B4B" w:rsidR="178CC369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ese three ideas using moreover, in addition or furthermore</w:t>
      </w:r>
    </w:p>
    <w:p w:rsidR="1D81917C" w:rsidP="1D66C18A" w:rsidRDefault="1D81917C" w14:paraId="0FCD9C63" w14:textId="2EF9FEF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1D81917C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1</w:t>
      </w:r>
      <w:r w:rsidRPr="1D66C18A" w:rsidR="1D81917C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 Re</w:t>
      </w:r>
      <w:r w:rsidRPr="1D66C18A" w:rsidR="34B117AC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newable</w:t>
      </w:r>
      <w:r w:rsidRPr="1D66C18A" w:rsidR="34B117AC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 energy is becoming increasingly important in many countries around the world.</w:t>
      </w:r>
    </w:p>
    <w:p w:rsidR="2957D37D" w:rsidP="1D66C18A" w:rsidRDefault="2957D37D" w14:paraId="21F041B7" w14:textId="4E4FF49D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2957D37D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Moreover, it helps reduce pollution that harms animals and their habitats.</w:t>
      </w:r>
    </w:p>
    <w:p w:rsidR="2957D37D" w:rsidP="1D66C18A" w:rsidRDefault="2957D37D" w14:paraId="0D4BFEDB" w14:textId="496CBAE6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2957D37D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Furt</w:t>
      </w:r>
      <w:r w:rsidRPr="1D66C18A" w:rsidR="2957D37D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hermore, countries are investing more in solar and wind power to reduce carbon emissions.</w:t>
      </w:r>
    </w:p>
    <w:p w:rsidR="2957D37D" w:rsidP="1D66C18A" w:rsidRDefault="2957D37D" w14:paraId="63AA2300" w14:textId="6A6428B9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2957D37D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Furthermore, many companies invest in building resources.</w:t>
      </w:r>
    </w:p>
    <w:p w:rsidR="7D6BA41D" w:rsidP="1D66C18A" w:rsidRDefault="7D6BA41D" w14:paraId="43F86592" w14:textId="40A887F7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7D6BA41D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Moreover, this energy might make all these countries participate in potential missions to other planets in the future.</w:t>
      </w:r>
    </w:p>
    <w:p w:rsidR="6F32AB5B" w:rsidP="1D66C18A" w:rsidRDefault="6F32AB5B" w14:paraId="4D360603" w14:textId="2E6753D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6F32AB5B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Furthermore, it can help governments reduce energy costs in the long term.</w:t>
      </w:r>
    </w:p>
    <w:p w:rsidR="42BBAB8C" w:rsidP="4A6F9B4B" w:rsidRDefault="42BBAB8C" w14:paraId="5B5C8CA6" w14:textId="5CFC2209">
      <w:pPr>
        <w:pStyle w:val="Normal"/>
        <w:spacing w:before="240" w:beforeAutospacing="off" w:after="240" w:afterAutospacing="off"/>
        <w:rPr>
          <w:del w:author="Jonathan Lecun" w:date="2026-03-11T18:52:18.488Z" w16du:dateUtc="2026-03-11T18:52:18.488Z" w:id="891231993"/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del w:author="Jonathan Lecun" w:date="2026-03-11T18:52:18.488Z" w16du:dateUtc="2026-03-11T18:52:18.488Z" w:id="1397124671">
        <w:r w:rsidRPr="1D66C18A" w:rsidDel="30BF141E">
          <w:rPr>
            <w:rFonts w:ascii="Aptos Display" w:hAnsi="Aptos Display" w:eastAsia="Aptos Display" w:cs="Aptos Display"/>
            <w:b w:val="0"/>
            <w:bCs w:val="0"/>
            <w:noProof w:val="0"/>
            <w:sz w:val="24"/>
            <w:szCs w:val="24"/>
            <w:lang w:val="en-US"/>
          </w:rPr>
          <w:delText xml:space="preserve">2 </w:delText>
        </w:r>
        <w:r w:rsidRPr="1D66C18A" w:rsidDel="34B117AC">
          <w:rPr>
            <w:rFonts w:ascii="Aptos Display" w:hAnsi="Aptos Display" w:eastAsia="Aptos Display" w:cs="Aptos Display"/>
            <w:b w:val="0"/>
            <w:bCs w:val="0"/>
            <w:noProof w:val="0"/>
            <w:sz w:val="24"/>
            <w:szCs w:val="24"/>
            <w:lang w:val="en-US"/>
          </w:rPr>
          <w:delText xml:space="preserve">Nuclear power provides </w:delText>
        </w:r>
        <w:r w:rsidRPr="1D66C18A" w:rsidDel="34B117AC">
          <w:rPr>
            <w:rFonts w:ascii="Aptos Display" w:hAnsi="Aptos Display" w:eastAsia="Aptos Display" w:cs="Aptos Display"/>
            <w:b w:val="0"/>
            <w:bCs w:val="0"/>
            <w:noProof w:val="0"/>
            <w:sz w:val="24"/>
            <w:szCs w:val="24"/>
            <w:lang w:val="en-US"/>
          </w:rPr>
          <w:delText>large amounts</w:delText>
        </w:r>
        <w:r w:rsidRPr="1D66C18A" w:rsidDel="34B117AC">
          <w:rPr>
            <w:rFonts w:ascii="Aptos Display" w:hAnsi="Aptos Display" w:eastAsia="Aptos Display" w:cs="Aptos Display"/>
            <w:b w:val="0"/>
            <w:bCs w:val="0"/>
            <w:noProof w:val="0"/>
            <w:sz w:val="24"/>
            <w:szCs w:val="24"/>
            <w:lang w:val="en-US"/>
          </w:rPr>
          <w:delText xml:space="preserve"> of electricity without producing carbon emissions during operation.</w:delText>
        </w:r>
      </w:del>
    </w:p>
    <w:p w:rsidR="3DF0F109" w:rsidP="4A6F9B4B" w:rsidRDefault="3DF0F109" w14:paraId="010EF9B4" w14:textId="3C3E7325">
      <w:pPr>
        <w:pStyle w:val="Normal"/>
        <w:spacing w:before="240" w:beforeAutospacing="off" w:after="240" w:afterAutospacing="off"/>
        <w:rPr>
          <w:del w:author="Jonathan Lecun" w:date="2026-03-11T18:52:18.488Z" w16du:dateUtc="2026-03-11T18:52:18.488Z" w:id="875333462"/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del w:author="Jonathan Lecun" w:date="2026-03-11T18:52:18.488Z" w16du:dateUtc="2026-03-11T18:52:18.488Z" w:id="396820758">
        <w:r w:rsidRPr="1D66C18A" w:rsidDel="7FC83A69">
          <w:rPr>
            <w:rFonts w:ascii="Aptos Display" w:hAnsi="Aptos Display" w:eastAsia="Aptos Display" w:cs="Aptos Display"/>
            <w:b w:val="0"/>
            <w:bCs w:val="0"/>
            <w:noProof w:val="0"/>
            <w:sz w:val="24"/>
            <w:szCs w:val="24"/>
            <w:lang w:val="en-US"/>
          </w:rPr>
          <w:delText xml:space="preserve">3 </w:delText>
        </w:r>
        <w:r w:rsidRPr="1D66C18A" w:rsidDel="34B117AC">
          <w:rPr>
            <w:rFonts w:ascii="Aptos Display" w:hAnsi="Aptos Display" w:eastAsia="Aptos Display" w:cs="Aptos Display"/>
            <w:b w:val="0"/>
            <w:bCs w:val="0"/>
            <w:noProof w:val="0"/>
            <w:sz w:val="24"/>
            <w:szCs w:val="24"/>
            <w:lang w:val="en-US"/>
          </w:rPr>
          <w:delText>Global warming is already affecting weather patterns in many parts of the world.</w:delText>
        </w:r>
      </w:del>
    </w:p>
    <w:p w:rsidR="16517756" w:rsidP="4A6F9B4B" w:rsidRDefault="16517756" w14:paraId="17B07577" w14:textId="32C72C07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4A6F9B4B" w:rsidR="1651775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EXAMPLES</w:t>
      </w:r>
    </w:p>
    <w:p w:rsidR="4CF7C2FF" w:rsidP="4A6F9B4B" w:rsidRDefault="4CF7C2FF" w14:paraId="1CDA889E" w14:textId="2B2B21DD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Renewable energy is becoming increasingly important in many countries around the world. </w:t>
      </w: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Moreover, governments are investing heavily in solar and wind power to reduce their dependence on fossil fuels.</w:t>
      </w:r>
    </w:p>
    <w:p w:rsidR="4CF7C2FF" w:rsidP="4A6F9B4B" w:rsidRDefault="4CF7C2FF" w14:paraId="01B72367" w14:textId="3D9350C7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Nuclear power provides </w:t>
      </w: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large amounts</w:t>
      </w: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 of electricity without producing carbon emissions during operation. </w:t>
      </w: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Furthermore, it can generate energy continuously, unlike some renewable sources that depend on weather conditions.</w:t>
      </w:r>
    </w:p>
    <w:p w:rsidR="4CF7C2FF" w:rsidP="4A6F9B4B" w:rsidRDefault="4CF7C2FF" w14:paraId="36EFBC76" w14:textId="73E7F9F5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</w:pP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Global warming is already affecting weather patterns in many parts of the world. </w:t>
      </w:r>
      <w:r w:rsidRPr="4A6F9B4B" w:rsidR="4CF7C2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In addition, rising sea levels are threatening coastal cities and low-lying islands.</w:t>
      </w:r>
    </w:p>
    <w:p w:rsidR="4A6F9B4B" w:rsidRDefault="4A6F9B4B" w14:paraId="02E43A18" w14:textId="0BC4009D">
      <w:r>
        <w:br w:type="page"/>
      </w:r>
    </w:p>
    <w:p w:rsidR="1A253BB4" w:rsidP="4A6F9B4B" w:rsidRDefault="1A253BB4" w14:paraId="0B819F66" w14:textId="0D505120">
      <w:pPr>
        <w:pStyle w:val="Normal"/>
        <w:rPr>
          <w:b w:val="1"/>
          <w:bCs w:val="1"/>
        </w:rPr>
      </w:pPr>
      <w:r w:rsidRPr="4A6F9B4B" w:rsidR="1A253BB4">
        <w:rPr>
          <w:b w:val="1"/>
          <w:bCs w:val="1"/>
        </w:rPr>
        <w:t>Linking words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A6F9B4B" w:rsidTr="1D66C18A" w14:paraId="0C37929F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120DAE08" w14:textId="420B93B9">
            <w:pPr>
              <w:pStyle w:val="Normal"/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Addition</w:t>
            </w:r>
          </w:p>
        </w:tc>
        <w:tc>
          <w:tcPr>
            <w:tcW w:w="4680" w:type="dxa"/>
            <w:tcMar/>
          </w:tcPr>
          <w:p w:rsidR="1A253BB4" w:rsidP="4A6F9B4B" w:rsidRDefault="1A253BB4" w14:paraId="092E64FC" w14:textId="72691B82">
            <w:pPr>
              <w:pStyle w:val="Normal"/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Contrast</w:t>
            </w:r>
          </w:p>
        </w:tc>
      </w:tr>
      <w:tr w:rsidR="4A6F9B4B" w:rsidTr="1D66C18A" w14:paraId="2D39DCB1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51426F4B" w14:textId="09FA8C87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Furthermore</w:t>
            </w:r>
          </w:p>
        </w:tc>
        <w:tc>
          <w:tcPr>
            <w:tcW w:w="4680" w:type="dxa"/>
            <w:tcMar/>
          </w:tcPr>
          <w:p w:rsidR="1A253BB4" w:rsidP="4A6F9B4B" w:rsidRDefault="1A253BB4" w14:paraId="6E43591F" w14:textId="02B1AB14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However</w:t>
            </w:r>
          </w:p>
        </w:tc>
      </w:tr>
      <w:tr w:rsidR="4A6F9B4B" w:rsidTr="1D66C18A" w14:paraId="77183608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3DC6DF6B" w14:textId="2C2CFCAA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In addition</w:t>
            </w:r>
          </w:p>
        </w:tc>
        <w:tc>
          <w:tcPr>
            <w:tcW w:w="4680" w:type="dxa"/>
            <w:tcMar/>
          </w:tcPr>
          <w:p w:rsidR="1A253BB4" w:rsidP="4A6F9B4B" w:rsidRDefault="1A253BB4" w14:paraId="681988AE" w14:textId="2CB8C294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Nevertheless</w:t>
            </w:r>
          </w:p>
        </w:tc>
      </w:tr>
      <w:tr w:rsidR="4A6F9B4B" w:rsidTr="1D66C18A" w14:paraId="5D8304BD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281F2C72" w14:textId="2CB777F6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Moreover</w:t>
            </w:r>
          </w:p>
        </w:tc>
        <w:tc>
          <w:tcPr>
            <w:tcW w:w="4680" w:type="dxa"/>
            <w:tcMar/>
          </w:tcPr>
          <w:p w:rsidR="1A253BB4" w:rsidP="1D66C18A" w:rsidRDefault="1A253BB4" w14:paraId="473BD144" w14:textId="6A9CA8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D66C18A" w:rsidR="5A0FD4CC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Nonetheless</w:t>
            </w:r>
          </w:p>
        </w:tc>
      </w:tr>
      <w:tr w:rsidR="4A6F9B4B" w:rsidTr="1D66C18A" w14:paraId="046BC122">
        <w:trPr>
          <w:trHeight w:val="300"/>
        </w:trPr>
        <w:tc>
          <w:tcPr>
            <w:tcW w:w="4680" w:type="dxa"/>
            <w:tcMar/>
          </w:tcPr>
          <w:p w:rsidR="361F10F6" w:rsidP="4A6F9B4B" w:rsidRDefault="361F10F6" w14:paraId="72CA0496" w14:textId="22B71F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D66C18A" w:rsidR="2916F650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Alternatives</w:t>
            </w:r>
            <w:r w:rsidRPr="1D66C18A" w:rsidR="40DE4FF2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(less formal)</w:t>
            </w:r>
          </w:p>
        </w:tc>
        <w:tc>
          <w:tcPr>
            <w:tcW w:w="4680" w:type="dxa"/>
            <w:tcMar/>
          </w:tcPr>
          <w:p w:rsidR="3ECE4324" w:rsidP="4A6F9B4B" w:rsidRDefault="3ECE4324" w14:paraId="77EB8937" w14:textId="157C95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D66C18A" w:rsidR="1F9F6D26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Alternatives</w:t>
            </w:r>
            <w:r w:rsidRPr="1D66C18A" w:rsidR="7B9C1633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(less formal)</w:t>
            </w:r>
          </w:p>
        </w:tc>
      </w:tr>
      <w:tr w:rsidR="4A6F9B4B" w:rsidTr="1D66C18A" w14:paraId="4B4C31C4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39ED4B8B" w14:textId="62FF3B1A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Also</w:t>
            </w:r>
          </w:p>
        </w:tc>
        <w:tc>
          <w:tcPr>
            <w:tcW w:w="4680" w:type="dxa"/>
            <w:tcMar/>
          </w:tcPr>
          <w:p w:rsidR="1A253BB4" w:rsidP="4A6F9B4B" w:rsidRDefault="1A253BB4" w14:paraId="3A5601EF" w14:textId="77453647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Even so</w:t>
            </w:r>
          </w:p>
        </w:tc>
      </w:tr>
      <w:tr w:rsidR="4A6F9B4B" w:rsidTr="1D66C18A" w14:paraId="1A7A08B4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45660502" w14:textId="57B3B0AF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Additionally</w:t>
            </w:r>
          </w:p>
        </w:tc>
        <w:tc>
          <w:tcPr>
            <w:tcW w:w="4680" w:type="dxa"/>
            <w:tcMar/>
          </w:tcPr>
          <w:p w:rsidR="1A253BB4" w:rsidP="4A6F9B4B" w:rsidRDefault="1A253BB4" w14:paraId="35A16857" w14:textId="1D9FC5E2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Still</w:t>
            </w:r>
          </w:p>
        </w:tc>
      </w:tr>
      <w:tr w:rsidR="4A6F9B4B" w:rsidTr="1D66C18A" w14:paraId="08D9AC35">
        <w:trPr>
          <w:trHeight w:val="300"/>
        </w:trPr>
        <w:tc>
          <w:tcPr>
            <w:tcW w:w="4680" w:type="dxa"/>
            <w:tcMar/>
          </w:tcPr>
          <w:p w:rsidR="1A253BB4" w:rsidP="4A6F9B4B" w:rsidRDefault="1A253BB4" w14:paraId="7ECED97A" w14:textId="655224FB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A6F9B4B" w:rsidR="1A253BB4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As well</w:t>
            </w:r>
          </w:p>
        </w:tc>
        <w:tc>
          <w:tcPr>
            <w:tcW w:w="4680" w:type="dxa"/>
            <w:tcMar/>
          </w:tcPr>
          <w:p w:rsidR="1A253BB4" w:rsidP="4A6F9B4B" w:rsidRDefault="1A253BB4" w14:paraId="0876991A" w14:textId="573BF982">
            <w:pPr>
              <w:pStyle w:val="Normal"/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1D66C18A" w:rsidR="0DD79B8F">
              <w:rPr>
                <w:rFonts w:ascii="Aptos Display" w:hAnsi="Aptos Display" w:eastAsia="Aptos Display" w:cs="Aptos Display"/>
                <w:b w:val="0"/>
                <w:bCs w:val="0"/>
                <w:noProof w:val="0"/>
                <w:sz w:val="24"/>
                <w:szCs w:val="24"/>
                <w:lang w:val="en-US"/>
              </w:rPr>
              <w:t>Yet</w:t>
            </w:r>
          </w:p>
        </w:tc>
      </w:tr>
    </w:tbl>
    <w:p w:rsidR="4A6F9B4B" w:rsidP="4A6F9B4B" w:rsidRDefault="4A6F9B4B" w14:paraId="377C00E5" w14:textId="4A09E23B">
      <w:pPr>
        <w:pStyle w:val="Normal"/>
      </w:pPr>
    </w:p>
    <w:p w:rsidR="3D1C96CA" w:rsidP="4A6F9B4B" w:rsidRDefault="3D1C96CA" w14:paraId="0A0A1C8E" w14:textId="2B7E72F0">
      <w:pPr>
        <w:pStyle w:val="Normal"/>
        <w:rPr>
          <w:b w:val="1"/>
          <w:bCs w:val="1"/>
        </w:rPr>
      </w:pPr>
      <w:r w:rsidRPr="4A6F9B4B" w:rsidR="3D1C96CA">
        <w:rPr>
          <w:b w:val="1"/>
          <w:bCs w:val="1"/>
        </w:rPr>
        <w:t>On this day</w:t>
      </w:r>
    </w:p>
    <w:p w:rsidR="3D1C96CA" w:rsidP="4A6F9B4B" w:rsidRDefault="3D1C96CA" w14:paraId="77919F71" w14:textId="39B2CAF6">
      <w:pPr>
        <w:pStyle w:val="Normal"/>
      </w:pPr>
      <w:r w:rsidR="3D1C96CA">
        <w:rPr/>
        <w:t>Do you know what happened on March 11</w:t>
      </w:r>
      <w:r w:rsidRPr="4A6F9B4B" w:rsidR="3D1C96CA">
        <w:rPr>
          <w:vertAlign w:val="superscript"/>
        </w:rPr>
        <w:t>th</w:t>
      </w:r>
      <w:r w:rsidR="3D1C96CA">
        <w:rPr/>
        <w:t xml:space="preserve"> 2020?</w:t>
      </w:r>
    </w:p>
    <w:p w:rsidR="3D1C96CA" w:rsidP="4A6F9B4B" w:rsidRDefault="3D1C96CA" w14:paraId="706CEBC9" w14:textId="3CCD8C6A">
      <w:pPr>
        <w:pStyle w:val="Normal"/>
      </w:pPr>
      <w:r w:rsidR="3D1C96CA">
        <w:drawing>
          <wp:inline wp14:editId="431C344E" wp14:anchorId="721B81D6">
            <wp:extent cx="5429529" cy="3168813"/>
            <wp:effectExtent l="0" t="0" r="0" b="0"/>
            <wp:docPr id="1806142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142496" name="Picture 1806142496"/>
                    <pic:cNvPicPr/>
                  </pic:nvPicPr>
                  <pic:blipFill>
                    <a:blip xmlns:r="http://schemas.openxmlformats.org/officeDocument/2006/relationships" r:embed="rId2100631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F9B4B" w:rsidP="4A6F9B4B" w:rsidRDefault="4A6F9B4B" w14:paraId="0D27D2D0" w14:textId="16D27B24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</w:p>
    <w:p w:rsidR="4A6F9B4B" w:rsidP="4A6F9B4B" w:rsidRDefault="4A6F9B4B" w14:paraId="0C96DEF5" w14:textId="37085C8F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A6F9B4B" w:rsidP="4A6F9B4B" w:rsidRDefault="4A6F9B4B" w14:paraId="6A3BBAC6" w14:textId="4F92088B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A6F9B4B" w:rsidP="4A6F9B4B" w:rsidRDefault="4A6F9B4B" w14:paraId="0302C063" w14:textId="22E0439B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A6F9B4B" w:rsidP="4A6F9B4B" w:rsidRDefault="4A6F9B4B" w14:paraId="34E2E707" w14:textId="5E431987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3D1C96CA" w:rsidP="1D66C18A" w:rsidRDefault="3D1C96CA" w14:paraId="3BB405EB" w14:textId="7E7F04C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1D66C18A" w:rsidR="57FC7DDE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</w:t>
      </w:r>
      <w:r w:rsidRPr="1D66C18A" w:rsidR="388C99A7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owever</w:t>
      </w:r>
      <w:r w:rsidRPr="1D66C18A" w:rsidR="1B40D0FB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D66C18A" w:rsidR="388C99A7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nevertheless</w:t>
      </w:r>
      <w:r w:rsidRPr="1D66C18A" w:rsidR="65E06A8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and nonetheless</w:t>
      </w:r>
    </w:p>
    <w:p w:rsidR="1F16C5A7" w:rsidP="6DF7F048" w:rsidRDefault="1F16C5A7" w14:paraId="59AE1EED" w14:textId="2B9C8BC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6DF7F048" w:rsidR="1F16C5A7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We use these words to introduce contrasting information.</w:t>
      </w:r>
    </w:p>
    <w:p w:rsidR="3D1C96CA" w:rsidP="4A6F9B4B" w:rsidRDefault="3D1C96CA" w14:paraId="5D7D2629" w14:textId="51BA01A3">
      <w:pPr>
        <w:pStyle w:val="Normal"/>
        <w:spacing w:before="240" w:beforeAutospacing="off" w:after="24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Three examples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A6F9B4B" w:rsidTr="1D66C18A" w14:paraId="78708BC6">
        <w:trPr>
          <w:trHeight w:val="300"/>
        </w:trPr>
        <w:tc>
          <w:tcPr>
            <w:tcW w:w="4680" w:type="dxa"/>
            <w:tcMar/>
          </w:tcPr>
          <w:p w:rsidR="3D1C96CA" w:rsidP="4A6F9B4B" w:rsidRDefault="3D1C96CA" w14:paraId="48DABA6F" w14:textId="7BB7154E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1 The COVID-19 vaccines were developed in record time and helped reduce the number of severe cases.</w:t>
            </w:r>
            <w:r w:rsidRPr="1D66C18A" w:rsidR="6C4237E5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&gt; B</w:t>
            </w:r>
          </w:p>
        </w:tc>
        <w:tc>
          <w:tcPr>
            <w:tcW w:w="4680" w:type="dxa"/>
            <w:tcMar/>
          </w:tcPr>
          <w:p w:rsidR="3D1C96CA" w:rsidP="4A6F9B4B" w:rsidRDefault="3D1C96CA" w14:paraId="5A34B04F" w14:textId="4E227B90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388C99A7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A </w:t>
            </w:r>
            <w:r w:rsidRPr="1D66C18A" w:rsidR="0B1222A5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However,</w:t>
            </w: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many people found it difficult to separate their work life from their</w:t>
            </w:r>
            <w:r w:rsidRPr="1D66C18A" w:rsidR="7E5A3A35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personal life.</w:t>
            </w:r>
          </w:p>
        </w:tc>
      </w:tr>
      <w:tr w:rsidR="4A6F9B4B" w:rsidTr="1D66C18A" w14:paraId="601C313F">
        <w:trPr>
          <w:trHeight w:val="300"/>
        </w:trPr>
        <w:tc>
          <w:tcPr>
            <w:tcW w:w="4680" w:type="dxa"/>
            <w:tcMar/>
          </w:tcPr>
          <w:p w:rsidR="3D1C96CA" w:rsidP="4A6F9B4B" w:rsidRDefault="3D1C96CA" w14:paraId="1C01AB18" w14:textId="4BA6920D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2</w:t>
            </w: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Governments</w:t>
            </w: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introduced lockdowns to slow the spread of the virus.</w:t>
            </w:r>
            <w:r w:rsidRPr="1D66C18A" w:rsidR="29BAD90B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&gt; C</w:t>
            </w:r>
          </w:p>
        </w:tc>
        <w:tc>
          <w:tcPr>
            <w:tcW w:w="4680" w:type="dxa"/>
            <w:tcMar/>
          </w:tcPr>
          <w:p w:rsidR="3D1C96CA" w:rsidP="1D66C18A" w:rsidRDefault="3D1C96CA" w14:paraId="5F693F17" w14:textId="061496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388C99A7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B </w:t>
            </w:r>
            <w:r w:rsidRPr="1D66C18A" w:rsidR="58F5D8AA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Nonetheless</w:t>
            </w: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, many countries initially struggled to distribute them quickly to their populations.</w:t>
            </w:r>
          </w:p>
        </w:tc>
      </w:tr>
      <w:tr w:rsidR="4A6F9B4B" w:rsidTr="1D66C18A" w14:paraId="15103323">
        <w:trPr>
          <w:trHeight w:val="300"/>
        </w:trPr>
        <w:tc>
          <w:tcPr>
            <w:tcW w:w="4680" w:type="dxa"/>
            <w:tcMar/>
          </w:tcPr>
          <w:p w:rsidR="3D1C96CA" w:rsidP="4A6F9B4B" w:rsidRDefault="3D1C96CA" w14:paraId="7B6AF77F" w14:textId="42D06CDB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3</w:t>
            </w: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Working</w:t>
            </w:r>
            <w:r w:rsidRPr="1D66C18A" w:rsidR="388C99A7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from home became much more common during the COVID-19 pandemic.</w:t>
            </w:r>
            <w:r w:rsidRPr="1D66C18A" w:rsidR="23DC9220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 xml:space="preserve"> &gt; A</w:t>
            </w:r>
          </w:p>
        </w:tc>
        <w:tc>
          <w:tcPr>
            <w:tcW w:w="4680" w:type="dxa"/>
            <w:tcMar/>
          </w:tcPr>
          <w:p w:rsidR="3D1C96CA" w:rsidP="4A6F9B4B" w:rsidRDefault="3D1C96CA" w14:paraId="27EFEFBF" w14:textId="5C90D6E7">
            <w:pPr>
              <w:pStyle w:val="Normal"/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</w:pPr>
            <w:r w:rsidRPr="4A6F9B4B" w:rsidR="3D1C96CA">
              <w:rPr>
                <w:rFonts w:ascii="Aptos Display" w:hAnsi="Aptos Display" w:eastAsia="Aptos Display" w:cs="Aptos Display"/>
                <w:b w:val="1"/>
                <w:bCs w:val="1"/>
                <w:noProof w:val="0"/>
                <w:sz w:val="24"/>
                <w:szCs w:val="24"/>
                <w:lang w:val="en-US"/>
              </w:rPr>
              <w:t>C Nevertheless</w:t>
            </w:r>
            <w:r w:rsidRPr="4A6F9B4B" w:rsidR="3D1C96CA">
              <w:rPr>
                <w:rFonts w:ascii="Aptos Display" w:hAnsi="Aptos Display" w:eastAsia="Aptos Display" w:cs="Aptos Display"/>
                <w:noProof w:val="0"/>
                <w:sz w:val="24"/>
                <w:szCs w:val="24"/>
                <w:lang w:val="en-US"/>
              </w:rPr>
              <w:t>, many hospitals still faced enormous pressure during the worst waves of the pandemic.</w:t>
            </w:r>
          </w:p>
        </w:tc>
      </w:tr>
    </w:tbl>
    <w:p w:rsidR="4A6F9B4B" w:rsidP="4A6F9B4B" w:rsidRDefault="4A6F9B4B" w14:paraId="7C6D66D9" w14:textId="4C26ACDE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3D1C96CA" w:rsidP="4A6F9B4B" w:rsidRDefault="3D1C96CA" w14:paraId="5C0B1A5B" w14:textId="780000A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However</w:t>
      </w: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1B</w:t>
      </w:r>
    </w:p>
    <w:p w:rsidR="2D2CD32D" w:rsidP="1D66C18A" w:rsidRDefault="2D2CD32D" w14:paraId="0330BDEF" w14:textId="5D5BBAE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7AE0829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</w:t>
      </w:r>
      <w:r w:rsidRPr="1D66C18A" w:rsidR="388C99A7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he COVID-19 vaccines were developed in record time and helped reduce the number of severe cases. </w:t>
      </w:r>
      <w:r w:rsidRPr="1D66C18A" w:rsidR="71914FF2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Nonetheless</w:t>
      </w:r>
      <w:r w:rsidRPr="1D66C18A" w:rsidR="388C99A7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, many countries initially struggled to distribute them quickly to their populations.</w:t>
      </w:r>
    </w:p>
    <w:p w:rsidR="3D1C96CA" w:rsidP="4A6F9B4B" w:rsidRDefault="3D1C96CA" w14:paraId="0A3F1846" w14:textId="0042913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Nevertheless</w:t>
      </w: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2C</w:t>
      </w:r>
    </w:p>
    <w:p w:rsidR="3D1C96CA" w:rsidP="4A6F9B4B" w:rsidRDefault="3D1C96CA" w14:paraId="160FDB25" w14:textId="351EDC80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A6F9B4B" w:rsidR="3D1C96CA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Governments introduced lockdowns to slow the spread of the virus. </w:t>
      </w:r>
      <w:r w:rsidRPr="4A6F9B4B" w:rsidR="3D1C96C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Nevertheless</w:t>
      </w:r>
      <w:r w:rsidRPr="4A6F9B4B" w:rsidR="3D1C96C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, many hospitals still faced enormous pressure during the worst waves of the pandemic.</w:t>
      </w:r>
    </w:p>
    <w:p w:rsidR="3D1C96CA" w:rsidP="4A6F9B4B" w:rsidRDefault="3D1C96CA" w14:paraId="7640F930" w14:textId="160DDECF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On the other </w:t>
      </w: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hand</w:t>
      </w:r>
      <w:r w:rsidRPr="4A6F9B4B" w:rsidR="3D1C96C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3A</w:t>
      </w:r>
    </w:p>
    <w:p w:rsidR="3D1C96CA" w:rsidP="1D66C18A" w:rsidRDefault="3D1C96CA" w14:paraId="4CE40F74" w14:textId="7D33B68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388C99A7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Working from home became much more common during the COVID-19 pandemic.</w:t>
      </w:r>
      <w:r w:rsidRPr="1D66C18A" w:rsidR="388C99A7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D66C18A" w:rsidR="1AEC6A9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However</w:t>
      </w:r>
      <w:r w:rsidRPr="1D66C18A" w:rsidR="68B44DB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 xml:space="preserve">, </w:t>
      </w:r>
      <w:r w:rsidRPr="1D66C18A" w:rsidR="388C99A7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 xml:space="preserve"> many people </w:t>
      </w:r>
      <w:r w:rsidRPr="1D66C18A" w:rsidR="388C99A7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>found</w:t>
      </w:r>
      <w:r w:rsidRPr="1D66C18A" w:rsidR="388C99A7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highlight w:val="yellow"/>
          <w:lang w:val="en-US"/>
        </w:rPr>
        <w:t xml:space="preserve"> it difficult to separate their work life from their personal life.</w:t>
      </w:r>
    </w:p>
    <w:p w:rsidR="4A6F9B4B" w:rsidP="4A6F9B4B" w:rsidRDefault="4A6F9B4B" w14:paraId="7732AD6B" w14:textId="372FDBCE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</w:p>
    <w:p w:rsidR="4A6F9B4B" w:rsidRDefault="4A6F9B4B" w14:paraId="109DED5F" w14:textId="797FD944">
      <w:r>
        <w:br w:type="page"/>
      </w:r>
    </w:p>
    <w:p w:rsidR="17FCA02A" w:rsidP="4A6F9B4B" w:rsidRDefault="17FCA02A" w14:paraId="20DD71BB" w14:textId="46F58DE1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17FCA02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PRACTICE</w:t>
      </w:r>
    </w:p>
    <w:p w:rsidR="17FCA02A" w:rsidP="4A6F9B4B" w:rsidRDefault="17FCA02A" w14:paraId="2C59A301" w14:textId="069767E9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4A6F9B4B" w:rsidR="17FCA02A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Try to add a second sentence to these three ideas using </w:t>
      </w:r>
      <w:r w:rsidRPr="4A6F9B4B" w:rsidR="20DD40A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however, on the other hand, nevertheless.</w:t>
      </w:r>
    </w:p>
    <w:p w:rsidR="17FCA02A" w:rsidP="4A6F9B4B" w:rsidRDefault="17FCA02A" w14:paraId="0E6213D4" w14:textId="19DC412E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046C971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1 </w:t>
      </w:r>
      <w:r w:rsidRPr="1D66C18A" w:rsidR="3439FEDE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The COVID-19 vaccines were developed very quickly and helped reduce the number of severe cases.</w:t>
      </w:r>
    </w:p>
    <w:p w:rsidR="1E8A78A1" w:rsidP="1D66C18A" w:rsidRDefault="1E8A78A1" w14:paraId="1FBE3893" w14:textId="5E9AE93D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1E8A78A1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Nevertheless, some countries such as Iran banned the import of vaccines which led to the death of many people.</w:t>
      </w:r>
    </w:p>
    <w:p w:rsidR="521898EA" w:rsidP="1D66C18A" w:rsidRDefault="521898EA" w14:paraId="7AAADD3C" w14:textId="11A186D8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521898E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Nevertheless, it has been suggested that </w:t>
      </w:r>
      <w:r w:rsidRPr="1D66C18A" w:rsidR="521898E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th</w:t>
      </w:r>
      <w:r w:rsidRPr="1D66C18A" w:rsidR="521898EA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ere are plenty of countries that need to be reached as soon as possible.</w:t>
      </w:r>
    </w:p>
    <w:p w:rsidR="469D74F3" w:rsidP="1D66C18A" w:rsidRDefault="469D74F3" w14:paraId="4D5F812F" w14:textId="49D1A79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469D74F3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Nevertheless, a small number of p</w:t>
      </w:r>
      <w:r w:rsidRPr="1D66C18A" w:rsidR="469D74F3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eople</w:t>
      </w:r>
      <w:r w:rsidRPr="1D66C18A" w:rsidR="469D74F3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 reported serious health complications after vaccination.</w:t>
      </w:r>
    </w:p>
    <w:p w:rsidR="517B9A7B" w:rsidP="1D66C18A" w:rsidRDefault="517B9A7B" w14:paraId="35D3DB43" w14:textId="2B1487A3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517B9A7B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EXAMPLE</w:t>
      </w:r>
      <w:r>
        <w:br/>
      </w:r>
      <w:r>
        <w:br/>
      </w:r>
      <w:r w:rsidRPr="1D66C18A" w:rsidR="003A2CFF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1 The COVID-19 vaccines were developed very quickly and helped reduce the number of severe cases. </w:t>
      </w:r>
      <w:r w:rsidRPr="1D66C18A" w:rsidR="003A2CF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However,</w:t>
      </w:r>
      <w:r w:rsidRPr="1D66C18A" w:rsidR="003A2CFF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 xml:space="preserve"> some people remained hesitant to get vaccinated.</w:t>
      </w:r>
    </w:p>
    <w:p w:rsidR="1C3BDD88" w:rsidP="1D66C18A" w:rsidRDefault="1C3BDD88" w14:paraId="18BF80C6" w14:textId="10FBD972">
      <w:pPr>
        <w:pStyle w:val="Normal"/>
      </w:pPr>
      <w:r w:rsidRPr="1D66C18A" w:rsidR="1C3BDD8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Homework</w:t>
      </w:r>
    </w:p>
    <w:p w:rsidR="1C3BDD88" w:rsidP="1D66C18A" w:rsidRDefault="1C3BDD88" w14:paraId="62FF76A8" w14:textId="015DD0A5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  <w:r w:rsidRPr="1D66C18A" w:rsidR="1C3BDD88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Write a five-sentence paragraph and try to use one linking connector and one </w:t>
      </w:r>
      <w:r w:rsidRPr="1D66C18A" w:rsidR="1C3BDD88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>contrast</w:t>
      </w:r>
      <w:r w:rsidRPr="1D66C18A" w:rsidR="1C3BDD88"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  <w:t xml:space="preserve"> connector.</w:t>
      </w:r>
    </w:p>
    <w:p w:rsidR="2B3CD4A4" w:rsidP="1D66C18A" w:rsidRDefault="2B3CD4A4" w14:paraId="41C3426B" w14:textId="6C6C6432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1D66C18A" w:rsidR="2B3CD4A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Example</w:t>
      </w:r>
    </w:p>
    <w:p w:rsidR="2B3CD4A4" w:rsidP="1D66C18A" w:rsidRDefault="2B3CD4A4" w14:paraId="04BCA180" w14:textId="7A10211D">
      <w:pPr>
        <w:pStyle w:val="Normal"/>
        <w:spacing w:before="240" w:beforeAutospacing="off" w:after="240" w:afterAutospacing="off"/>
      </w:pP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Traveling by train allows you to relax and enjoy the view of the countryside. </w:t>
      </w:r>
      <w:r w:rsidRPr="1D66C18A" w:rsidR="2B3CD4A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highlight w:val="yellow"/>
          <w:lang w:val="en-US"/>
        </w:rPr>
        <w:t>In addition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you can move around the carriage or visit the 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highlight w:val="cyan"/>
          <w:lang w:val="en-US"/>
        </w:rPr>
        <w:t>buffet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car during your journey. Many people find this much more comfortable than sitting in a small car for several hours. </w:t>
      </w:r>
      <w:r w:rsidRPr="1D66C18A" w:rsidR="2B3CD4A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highlight w:val="yellow"/>
          <w:lang w:val="en-US"/>
        </w:rPr>
        <w:t>Nevertheless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train tickets can be quite expensive if you do not book 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them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several weeks in advance. Most travelers still agree that 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speed</w:t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convenience make the cost worth it.</w:t>
      </w:r>
    </w:p>
    <w:p w:rsidR="2B3CD4A4" w:rsidP="1D66C18A" w:rsidRDefault="2B3CD4A4" w14:paraId="21ECE2A4" w14:textId="3C496019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1D66C18A" w:rsidR="2B3CD4A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Ideas</w:t>
      </w:r>
    </w:p>
    <w:p w:rsidR="2B3CD4A4" w:rsidP="1D66C18A" w:rsidRDefault="2B3CD4A4" w14:paraId="6E66A951" w14:textId="4B4E8A1A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 Living in a city ...</w:t>
      </w:r>
      <w:r>
        <w:br/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 Working from home ...</w:t>
      </w:r>
      <w:r>
        <w:br/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3 Getting married young ...</w:t>
      </w:r>
      <w:r>
        <w:br/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4 Retiring early ...</w:t>
      </w:r>
      <w:r>
        <w:br/>
      </w:r>
      <w:r w:rsidRPr="1D66C18A" w:rsidR="2B3CD4A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5 Studying English online ... </w:t>
      </w:r>
    </w:p>
    <w:p w:rsidR="4A6F9B4B" w:rsidP="1D66C18A" w:rsidRDefault="4A6F9B4B" w14:paraId="42764B38" w14:textId="42A913C2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6cca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323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a8f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424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695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d81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7dd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05b10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25454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1d8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ceb4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144fe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764CA"/>
    <w:rsid w:val="003A2CFF"/>
    <w:rsid w:val="0116D0B9"/>
    <w:rsid w:val="035BEB65"/>
    <w:rsid w:val="03E302E7"/>
    <w:rsid w:val="03E302E7"/>
    <w:rsid w:val="046C971A"/>
    <w:rsid w:val="051C9106"/>
    <w:rsid w:val="056DD228"/>
    <w:rsid w:val="0650709D"/>
    <w:rsid w:val="06552F16"/>
    <w:rsid w:val="0662163D"/>
    <w:rsid w:val="0756CE60"/>
    <w:rsid w:val="078B3CFE"/>
    <w:rsid w:val="078B3CFE"/>
    <w:rsid w:val="07B92862"/>
    <w:rsid w:val="082A5F4E"/>
    <w:rsid w:val="0920EB4C"/>
    <w:rsid w:val="095C3CE8"/>
    <w:rsid w:val="0ABD3C10"/>
    <w:rsid w:val="0B1222A5"/>
    <w:rsid w:val="0C3B7A50"/>
    <w:rsid w:val="0C837EA8"/>
    <w:rsid w:val="0D9272E2"/>
    <w:rsid w:val="0DD79B8F"/>
    <w:rsid w:val="0DE34F60"/>
    <w:rsid w:val="0DE34F60"/>
    <w:rsid w:val="101797A7"/>
    <w:rsid w:val="11CA8778"/>
    <w:rsid w:val="11E3C30B"/>
    <w:rsid w:val="12DAABFC"/>
    <w:rsid w:val="13CCD2D6"/>
    <w:rsid w:val="14C3DB42"/>
    <w:rsid w:val="164B66FC"/>
    <w:rsid w:val="164C01ED"/>
    <w:rsid w:val="16517756"/>
    <w:rsid w:val="176CCC36"/>
    <w:rsid w:val="178CC369"/>
    <w:rsid w:val="17FCA02A"/>
    <w:rsid w:val="1817E0AE"/>
    <w:rsid w:val="1927F724"/>
    <w:rsid w:val="197983C7"/>
    <w:rsid w:val="19E1313C"/>
    <w:rsid w:val="1A253BB4"/>
    <w:rsid w:val="1A368BC9"/>
    <w:rsid w:val="1A864C81"/>
    <w:rsid w:val="1AEC6A9A"/>
    <w:rsid w:val="1AEFD807"/>
    <w:rsid w:val="1B13ACF9"/>
    <w:rsid w:val="1B27859B"/>
    <w:rsid w:val="1B40D0FB"/>
    <w:rsid w:val="1BA7AF01"/>
    <w:rsid w:val="1C3BDD88"/>
    <w:rsid w:val="1C4E027F"/>
    <w:rsid w:val="1CA38078"/>
    <w:rsid w:val="1D66C18A"/>
    <w:rsid w:val="1D81917C"/>
    <w:rsid w:val="1E07431A"/>
    <w:rsid w:val="1E6E7728"/>
    <w:rsid w:val="1E705E57"/>
    <w:rsid w:val="1E8A78A1"/>
    <w:rsid w:val="1EBCA1CA"/>
    <w:rsid w:val="1F16C5A7"/>
    <w:rsid w:val="1F556BB5"/>
    <w:rsid w:val="1F668471"/>
    <w:rsid w:val="1F9F6D26"/>
    <w:rsid w:val="1FE5B236"/>
    <w:rsid w:val="20D207E2"/>
    <w:rsid w:val="20D207E2"/>
    <w:rsid w:val="20DD40AC"/>
    <w:rsid w:val="20EDCD49"/>
    <w:rsid w:val="210E3E82"/>
    <w:rsid w:val="2171705F"/>
    <w:rsid w:val="21B45405"/>
    <w:rsid w:val="2339CF01"/>
    <w:rsid w:val="23DC9220"/>
    <w:rsid w:val="23E3BB1A"/>
    <w:rsid w:val="23E3BB1A"/>
    <w:rsid w:val="24FDC294"/>
    <w:rsid w:val="2561ECDF"/>
    <w:rsid w:val="25B978A7"/>
    <w:rsid w:val="2632555D"/>
    <w:rsid w:val="2632555D"/>
    <w:rsid w:val="26979C59"/>
    <w:rsid w:val="26F96C33"/>
    <w:rsid w:val="2764A4CA"/>
    <w:rsid w:val="27C6A0B8"/>
    <w:rsid w:val="2916F650"/>
    <w:rsid w:val="29277B34"/>
    <w:rsid w:val="2957D37D"/>
    <w:rsid w:val="2986C42C"/>
    <w:rsid w:val="29BAD90B"/>
    <w:rsid w:val="2B00FA99"/>
    <w:rsid w:val="2B3CD4A4"/>
    <w:rsid w:val="2B638DA8"/>
    <w:rsid w:val="2D2A8AE7"/>
    <w:rsid w:val="2D2CD32D"/>
    <w:rsid w:val="2DE929C9"/>
    <w:rsid w:val="2EA0C181"/>
    <w:rsid w:val="2F3C8CD0"/>
    <w:rsid w:val="2F3C8CD0"/>
    <w:rsid w:val="2F5EC689"/>
    <w:rsid w:val="2F6AF17C"/>
    <w:rsid w:val="30BF141E"/>
    <w:rsid w:val="30C4ACA7"/>
    <w:rsid w:val="32506808"/>
    <w:rsid w:val="3439FEDE"/>
    <w:rsid w:val="3482F90E"/>
    <w:rsid w:val="34B117AC"/>
    <w:rsid w:val="361F10F6"/>
    <w:rsid w:val="388C99A7"/>
    <w:rsid w:val="390349E2"/>
    <w:rsid w:val="39399E2F"/>
    <w:rsid w:val="39608F06"/>
    <w:rsid w:val="39658757"/>
    <w:rsid w:val="3AC9CBA8"/>
    <w:rsid w:val="3B6764CA"/>
    <w:rsid w:val="3C391F3D"/>
    <w:rsid w:val="3C523398"/>
    <w:rsid w:val="3CD7D5B7"/>
    <w:rsid w:val="3D10D984"/>
    <w:rsid w:val="3D1C96CA"/>
    <w:rsid w:val="3DBB872F"/>
    <w:rsid w:val="3DD16864"/>
    <w:rsid w:val="3DD16864"/>
    <w:rsid w:val="3DF0F109"/>
    <w:rsid w:val="3E20428D"/>
    <w:rsid w:val="3ECE4324"/>
    <w:rsid w:val="3F4BC6F4"/>
    <w:rsid w:val="3FD60B8F"/>
    <w:rsid w:val="4082170E"/>
    <w:rsid w:val="40D21DD3"/>
    <w:rsid w:val="40DE4FF2"/>
    <w:rsid w:val="41E9A34B"/>
    <w:rsid w:val="42BBAB8C"/>
    <w:rsid w:val="42E814C6"/>
    <w:rsid w:val="43311FC9"/>
    <w:rsid w:val="440FF3A4"/>
    <w:rsid w:val="4519ECA5"/>
    <w:rsid w:val="45A4876E"/>
    <w:rsid w:val="4635B464"/>
    <w:rsid w:val="4635B464"/>
    <w:rsid w:val="469D74F3"/>
    <w:rsid w:val="472614C1"/>
    <w:rsid w:val="49316993"/>
    <w:rsid w:val="4A42E774"/>
    <w:rsid w:val="4A456763"/>
    <w:rsid w:val="4A6F9B4B"/>
    <w:rsid w:val="4AD12F46"/>
    <w:rsid w:val="4ADF4487"/>
    <w:rsid w:val="4B5451A5"/>
    <w:rsid w:val="4BB8D010"/>
    <w:rsid w:val="4C0DA09F"/>
    <w:rsid w:val="4C58501E"/>
    <w:rsid w:val="4CCDE1D0"/>
    <w:rsid w:val="4CF7C2FF"/>
    <w:rsid w:val="4D338D15"/>
    <w:rsid w:val="4D35981A"/>
    <w:rsid w:val="4DB3A0CD"/>
    <w:rsid w:val="50A5F891"/>
    <w:rsid w:val="517B9A7B"/>
    <w:rsid w:val="521898EA"/>
    <w:rsid w:val="5256145E"/>
    <w:rsid w:val="5264C5DE"/>
    <w:rsid w:val="52E18EE5"/>
    <w:rsid w:val="537DAC48"/>
    <w:rsid w:val="53FCB3B5"/>
    <w:rsid w:val="54B1C27C"/>
    <w:rsid w:val="55DBE2E3"/>
    <w:rsid w:val="55DBE2E3"/>
    <w:rsid w:val="569881B6"/>
    <w:rsid w:val="57338934"/>
    <w:rsid w:val="57FC7DDE"/>
    <w:rsid w:val="58F5D8AA"/>
    <w:rsid w:val="59037BD9"/>
    <w:rsid w:val="595D459C"/>
    <w:rsid w:val="59C44BE3"/>
    <w:rsid w:val="59D7355E"/>
    <w:rsid w:val="5A0FD4CC"/>
    <w:rsid w:val="5AEAA8C6"/>
    <w:rsid w:val="5B0ACC1D"/>
    <w:rsid w:val="5C544A20"/>
    <w:rsid w:val="5C68AD10"/>
    <w:rsid w:val="5E6CF310"/>
    <w:rsid w:val="5FC9C65A"/>
    <w:rsid w:val="61FAD86C"/>
    <w:rsid w:val="622D272C"/>
    <w:rsid w:val="631CC4C9"/>
    <w:rsid w:val="63C9203A"/>
    <w:rsid w:val="63E3C3B3"/>
    <w:rsid w:val="64DEAB8A"/>
    <w:rsid w:val="65427845"/>
    <w:rsid w:val="65E06A82"/>
    <w:rsid w:val="65FA13F4"/>
    <w:rsid w:val="671152FE"/>
    <w:rsid w:val="68B44DBA"/>
    <w:rsid w:val="68C21C1B"/>
    <w:rsid w:val="692B03CE"/>
    <w:rsid w:val="6A586252"/>
    <w:rsid w:val="6B9AF251"/>
    <w:rsid w:val="6B9AF251"/>
    <w:rsid w:val="6BACD5D1"/>
    <w:rsid w:val="6BCD52D5"/>
    <w:rsid w:val="6C30F001"/>
    <w:rsid w:val="6C4237E5"/>
    <w:rsid w:val="6C888415"/>
    <w:rsid w:val="6D8E2A0A"/>
    <w:rsid w:val="6DF7F048"/>
    <w:rsid w:val="6E4E39F6"/>
    <w:rsid w:val="6F2081FC"/>
    <w:rsid w:val="6F32AB5B"/>
    <w:rsid w:val="6F8012DF"/>
    <w:rsid w:val="700FEA80"/>
    <w:rsid w:val="703D2038"/>
    <w:rsid w:val="71914FF2"/>
    <w:rsid w:val="71AF9B31"/>
    <w:rsid w:val="730F59DD"/>
    <w:rsid w:val="73622F52"/>
    <w:rsid w:val="74047C98"/>
    <w:rsid w:val="74FD0F25"/>
    <w:rsid w:val="74FD0F25"/>
    <w:rsid w:val="75770EF6"/>
    <w:rsid w:val="75D8CAD3"/>
    <w:rsid w:val="75D8CAD3"/>
    <w:rsid w:val="75FC03E2"/>
    <w:rsid w:val="7646595C"/>
    <w:rsid w:val="76540D15"/>
    <w:rsid w:val="77227494"/>
    <w:rsid w:val="782DB101"/>
    <w:rsid w:val="78713297"/>
    <w:rsid w:val="7A1F3E9F"/>
    <w:rsid w:val="7AE08294"/>
    <w:rsid w:val="7B9C1633"/>
    <w:rsid w:val="7C1DCAE7"/>
    <w:rsid w:val="7D6BA41D"/>
    <w:rsid w:val="7E5A3A35"/>
    <w:rsid w:val="7EC84003"/>
    <w:rsid w:val="7FC8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F3D5"/>
  <w15:chartTrackingRefBased/>
  <w15:docId w15:val="{3F660943-6D6C-43CA-BC59-C19879B132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6F9B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0987353" /><Relationship Type="http://schemas.openxmlformats.org/officeDocument/2006/relationships/image" Target="/media/image2.png" Id="rId2100631304" /><Relationship Type="http://schemas.openxmlformats.org/officeDocument/2006/relationships/numbering" Target="numbering.xml" Id="R7324d36e88cf4b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2026-03-11T08:38:49.0924546Z</dcterms:created>
  <dcterms:modified xsi:type="dcterms:W3CDTF">2026-03-11T19:42:31.8512178Z</dcterms:modified>
  <dc:creator>Jonathan Lecun</dc:creator>
  <lastModifiedBy>Jonathan Lecun</lastModifiedBy>
</coreProperties>
</file>